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7BB82" w14:textId="78E31B92" w:rsidR="00860851" w:rsidRPr="008B4F1D" w:rsidRDefault="005E74A7" w:rsidP="00E143F2">
      <w:pPr>
        <w:spacing w:before="240" w:after="240"/>
        <w:rPr>
          <w:b/>
        </w:rPr>
      </w:pPr>
      <w:proofErr w:type="spellStart"/>
      <w:r w:rsidRPr="008B4F1D">
        <w:rPr>
          <w:b/>
        </w:rPr>
        <w:t>DeepACF</w:t>
      </w:r>
      <w:proofErr w:type="spellEnd"/>
      <w:r w:rsidRPr="008B4F1D">
        <w:rPr>
          <w:b/>
        </w:rPr>
        <w:t xml:space="preserve"> – </w:t>
      </w:r>
      <w:proofErr w:type="spellStart"/>
      <w:r w:rsidR="00E143F2" w:rsidRPr="008B4F1D">
        <w:rPr>
          <w:b/>
        </w:rPr>
        <w:t>Deep</w:t>
      </w:r>
      <w:proofErr w:type="spellEnd"/>
      <w:r w:rsidR="00E143F2" w:rsidRPr="008B4F1D">
        <w:rPr>
          <w:b/>
        </w:rPr>
        <w:t>-Learning</w:t>
      </w:r>
      <w:r w:rsidR="00907189">
        <w:rPr>
          <w:b/>
        </w:rPr>
        <w:t xml:space="preserve"> für</w:t>
      </w:r>
      <w:r w:rsidR="00E143F2" w:rsidRPr="008B4F1D">
        <w:rPr>
          <w:b/>
        </w:rPr>
        <w:t xml:space="preserve"> </w:t>
      </w:r>
      <w:r w:rsidRPr="008B4F1D">
        <w:rPr>
          <w:b/>
        </w:rPr>
        <w:t>Wettervorhersage</w:t>
      </w:r>
      <w:r w:rsidR="00907189">
        <w:rPr>
          <w:b/>
        </w:rPr>
        <w:t>n</w:t>
      </w:r>
      <w:r w:rsidRPr="008B4F1D">
        <w:rPr>
          <w:b/>
        </w:rPr>
        <w:t xml:space="preserve"> </w:t>
      </w:r>
      <w:r w:rsidR="00907189">
        <w:rPr>
          <w:b/>
        </w:rPr>
        <w:t>mit hoher Auflösung</w:t>
      </w:r>
    </w:p>
    <w:p w14:paraId="52576C38" w14:textId="2ABBE7AF" w:rsidR="008B4F1D" w:rsidRPr="008B4F1D" w:rsidRDefault="008B4F1D" w:rsidP="00E143F2">
      <w:pPr>
        <w:spacing w:before="240" w:after="240"/>
        <w:rPr>
          <w:b/>
        </w:rPr>
      </w:pPr>
      <w:r w:rsidRPr="008B4F1D">
        <w:rPr>
          <w:b/>
        </w:rPr>
        <w:t>Worum geht es bei dieser Anwendung, wo liegt die gesellschaftliche und wissenschaftliche Relevanz?</w:t>
      </w:r>
    </w:p>
    <w:p w14:paraId="008DB8D9" w14:textId="64D0DCA2" w:rsidR="009301C0" w:rsidRDefault="00C658C3" w:rsidP="00E143F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Calibri" w:hAnsi="Calibri"/>
          <w:color w:val="202124"/>
          <w:highlight w:val="white"/>
        </w:rPr>
      </w:pPr>
      <w:r>
        <w:rPr>
          <w:rFonts w:ascii="Calibri" w:hAnsi="Calibri"/>
          <w:color w:val="202124"/>
          <w:highlight w:val="white"/>
        </w:rPr>
        <w:t xml:space="preserve">Die </w:t>
      </w:r>
      <w:r w:rsidR="00E143F2">
        <w:rPr>
          <w:rFonts w:ascii="Calibri" w:hAnsi="Calibri"/>
          <w:color w:val="202124"/>
          <w:highlight w:val="white"/>
        </w:rPr>
        <w:t xml:space="preserve">Wettervorhersage </w:t>
      </w:r>
      <w:r>
        <w:rPr>
          <w:rFonts w:ascii="Calibri" w:hAnsi="Calibri"/>
          <w:color w:val="202124"/>
          <w:highlight w:val="white"/>
        </w:rPr>
        <w:t xml:space="preserve">spielt eine wichtige Rolle für viele wirtschaftliche und gesellschaftliche Bereiche, </w:t>
      </w:r>
      <w:r w:rsidR="00B53F31">
        <w:rPr>
          <w:rFonts w:ascii="Calibri" w:hAnsi="Calibri"/>
          <w:color w:val="202124"/>
          <w:highlight w:val="white"/>
        </w:rPr>
        <w:t>beispielsweise für den Katastrophenschutz, die Luft- und Raumfahrt sowie die Landwirtschaft</w:t>
      </w:r>
      <w:r w:rsidR="005E74A7">
        <w:rPr>
          <w:rFonts w:ascii="Calibri" w:hAnsi="Calibri"/>
          <w:color w:val="202124"/>
          <w:highlight w:val="white"/>
        </w:rPr>
        <w:t xml:space="preserve">. </w:t>
      </w:r>
      <w:r>
        <w:rPr>
          <w:rFonts w:ascii="Calibri" w:hAnsi="Calibri"/>
          <w:color w:val="202124"/>
          <w:highlight w:val="white"/>
        </w:rPr>
        <w:t>N</w:t>
      </w:r>
      <w:r w:rsidR="00E143F2">
        <w:rPr>
          <w:rFonts w:ascii="Calibri" w:hAnsi="Calibri"/>
          <w:color w:val="202124"/>
          <w:highlight w:val="white"/>
        </w:rPr>
        <w:t>umerische Modelle</w:t>
      </w:r>
      <w:r>
        <w:rPr>
          <w:rFonts w:ascii="Calibri" w:hAnsi="Calibri"/>
          <w:color w:val="202124"/>
          <w:highlight w:val="white"/>
        </w:rPr>
        <w:t xml:space="preserve">, mit denen man simulieren kann, wie sich das Wetter in der Zukunft entwickeln wird, </w:t>
      </w:r>
      <w:r w:rsidR="00E143F2">
        <w:rPr>
          <w:rFonts w:ascii="Calibri" w:hAnsi="Calibri"/>
          <w:color w:val="202124"/>
          <w:highlight w:val="white"/>
        </w:rPr>
        <w:t>g</w:t>
      </w:r>
      <w:r>
        <w:rPr>
          <w:rFonts w:ascii="Calibri" w:hAnsi="Calibri"/>
          <w:color w:val="202124"/>
          <w:highlight w:val="white"/>
        </w:rPr>
        <w:t>ibt es schon seit langer Zeit. Sie g</w:t>
      </w:r>
      <w:r w:rsidR="00E143F2">
        <w:rPr>
          <w:rFonts w:ascii="Calibri" w:hAnsi="Calibri"/>
          <w:color w:val="202124"/>
          <w:highlight w:val="white"/>
        </w:rPr>
        <w:t xml:space="preserve">ehören </w:t>
      </w:r>
      <w:r w:rsidR="00CD7175">
        <w:rPr>
          <w:rFonts w:ascii="Calibri" w:hAnsi="Calibri"/>
          <w:color w:val="202124"/>
          <w:highlight w:val="white"/>
        </w:rPr>
        <w:t xml:space="preserve">mit </w:t>
      </w:r>
      <w:r w:rsidR="005E74A7">
        <w:rPr>
          <w:rFonts w:ascii="Calibri" w:hAnsi="Calibri"/>
          <w:color w:val="202124"/>
          <w:highlight w:val="white"/>
        </w:rPr>
        <w:t xml:space="preserve">zu den </w:t>
      </w:r>
      <w:r w:rsidR="00CD7175">
        <w:rPr>
          <w:rFonts w:ascii="Calibri" w:hAnsi="Calibri"/>
          <w:color w:val="202124"/>
          <w:highlight w:val="white"/>
        </w:rPr>
        <w:t>ältesten</w:t>
      </w:r>
      <w:r w:rsidR="005E74A7">
        <w:rPr>
          <w:rFonts w:ascii="Calibri" w:hAnsi="Calibri"/>
          <w:color w:val="202124"/>
          <w:highlight w:val="white"/>
        </w:rPr>
        <w:t xml:space="preserve"> und anspruchsvollsten Anwendungen</w:t>
      </w:r>
      <w:r>
        <w:rPr>
          <w:rFonts w:ascii="Calibri" w:hAnsi="Calibri"/>
          <w:color w:val="202124"/>
          <w:highlight w:val="white"/>
        </w:rPr>
        <w:t xml:space="preserve">, die auf </w:t>
      </w:r>
      <w:r w:rsidR="005E74A7">
        <w:rPr>
          <w:rFonts w:ascii="Calibri" w:hAnsi="Calibri"/>
          <w:color w:val="202124"/>
          <w:highlight w:val="white"/>
        </w:rPr>
        <w:t>Supercomputer</w:t>
      </w:r>
      <w:r>
        <w:rPr>
          <w:rFonts w:ascii="Calibri" w:hAnsi="Calibri"/>
          <w:color w:val="202124"/>
          <w:highlight w:val="white"/>
        </w:rPr>
        <w:t>n zum Einsatz kommen</w:t>
      </w:r>
      <w:r w:rsidR="005E74A7">
        <w:rPr>
          <w:rFonts w:ascii="Calibri" w:hAnsi="Calibri"/>
          <w:color w:val="202124"/>
          <w:highlight w:val="white"/>
        </w:rPr>
        <w:t xml:space="preserve">. </w:t>
      </w:r>
    </w:p>
    <w:p w14:paraId="5E8B54CA" w14:textId="3FFA34AC" w:rsidR="00595EAB" w:rsidRDefault="004856B3" w:rsidP="00595EA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Calibri" w:hAnsi="Calibri"/>
          <w:color w:val="202124"/>
          <w:highlight w:val="white"/>
        </w:rPr>
      </w:pPr>
      <w:r>
        <w:rPr>
          <w:rFonts w:ascii="Calibri" w:hAnsi="Calibri"/>
          <w:color w:val="202124"/>
          <w:highlight w:val="white"/>
        </w:rPr>
        <w:t>Hinsichtlich der verfügbaren</w:t>
      </w:r>
      <w:r w:rsidR="00595EAB">
        <w:rPr>
          <w:rFonts w:ascii="Calibri" w:hAnsi="Calibri"/>
          <w:color w:val="202124"/>
          <w:highlight w:val="white"/>
        </w:rPr>
        <w:t xml:space="preserve"> Rechenkapazitäten und </w:t>
      </w:r>
      <w:r>
        <w:rPr>
          <w:rFonts w:ascii="Calibri" w:hAnsi="Calibri"/>
          <w:color w:val="202124"/>
          <w:highlight w:val="white"/>
        </w:rPr>
        <w:t>der</w:t>
      </w:r>
      <w:r w:rsidR="00595EAB">
        <w:rPr>
          <w:rFonts w:ascii="Calibri" w:hAnsi="Calibri"/>
          <w:color w:val="202124"/>
          <w:highlight w:val="white"/>
        </w:rPr>
        <w:t xml:space="preserve"> Qualität der Vorhersagen </w:t>
      </w:r>
      <w:r>
        <w:rPr>
          <w:rFonts w:ascii="Calibri" w:hAnsi="Calibri"/>
          <w:color w:val="202124"/>
          <w:highlight w:val="white"/>
        </w:rPr>
        <w:t>wurden</w:t>
      </w:r>
      <w:r w:rsidR="00595EAB">
        <w:rPr>
          <w:rFonts w:ascii="Calibri" w:hAnsi="Calibri"/>
          <w:color w:val="202124"/>
          <w:highlight w:val="white"/>
        </w:rPr>
        <w:t xml:space="preserve"> in den letzten Jahrzehnten </w:t>
      </w:r>
      <w:r>
        <w:rPr>
          <w:rFonts w:ascii="Calibri" w:hAnsi="Calibri"/>
          <w:color w:val="202124"/>
          <w:highlight w:val="white"/>
        </w:rPr>
        <w:t xml:space="preserve">enorme Fortschritte erzielt. Trotzdem </w:t>
      </w:r>
      <w:r w:rsidR="00595EAB">
        <w:rPr>
          <w:rFonts w:ascii="Calibri" w:hAnsi="Calibri"/>
          <w:color w:val="202124"/>
          <w:highlight w:val="white"/>
        </w:rPr>
        <w:t xml:space="preserve">reicht die Auflösung für bestimmte Zwecke nach wie vor nicht aus. Globale Wettermodelle erreichen heute eine </w:t>
      </w:r>
      <w:ins w:id="0" w:author="Scarlet Stadtler" w:date="2020-11-10T16:41:00Z">
        <w:r w:rsidR="00C3760A">
          <w:rPr>
            <w:rFonts w:ascii="Calibri" w:hAnsi="Calibri"/>
            <w:color w:val="202124"/>
            <w:highlight w:val="white"/>
          </w:rPr>
          <w:t xml:space="preserve">horizontale </w:t>
        </w:r>
      </w:ins>
      <w:r w:rsidR="00595EAB">
        <w:rPr>
          <w:rFonts w:ascii="Calibri" w:hAnsi="Calibri"/>
          <w:color w:val="202124"/>
          <w:highlight w:val="white"/>
        </w:rPr>
        <w:t xml:space="preserve">Auflösung von 10 Kilometer. Hochaufgelöste regionale Modelle liegen bei rund 2 Kilometer. </w:t>
      </w:r>
      <w:r w:rsidR="000603D2">
        <w:rPr>
          <w:rFonts w:ascii="Calibri" w:hAnsi="Calibri"/>
          <w:color w:val="202124"/>
          <w:highlight w:val="white"/>
        </w:rPr>
        <w:t>I</w:t>
      </w:r>
      <w:r w:rsidR="00595EAB">
        <w:rPr>
          <w:rFonts w:ascii="Calibri" w:hAnsi="Calibri"/>
          <w:color w:val="202124"/>
          <w:highlight w:val="white"/>
        </w:rPr>
        <w:t xml:space="preserve">nsbesondere extreme Wetterereignisse wie Gewitter und Starkregenschauer fallen so regelrecht durchs Raster. </w:t>
      </w:r>
    </w:p>
    <w:p w14:paraId="757A30EB" w14:textId="2CE0E1A1" w:rsidR="00CD7175" w:rsidRDefault="00595EAB" w:rsidP="00E143F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Calibri" w:hAnsi="Calibri"/>
          <w:color w:val="202124"/>
          <w:highlight w:val="white"/>
        </w:rPr>
      </w:pPr>
      <w:r>
        <w:rPr>
          <w:rFonts w:ascii="Calibri" w:hAnsi="Calibri"/>
          <w:color w:val="202124"/>
          <w:highlight w:val="white"/>
        </w:rPr>
        <w:t>I</w:t>
      </w:r>
      <w:r w:rsidR="000603D2">
        <w:rPr>
          <w:rFonts w:ascii="Calibri" w:hAnsi="Calibri"/>
          <w:color w:val="202124"/>
          <w:highlight w:val="white"/>
        </w:rPr>
        <w:t xml:space="preserve">m Projekt </w:t>
      </w:r>
      <w:proofErr w:type="spellStart"/>
      <w:r w:rsidR="000603D2">
        <w:rPr>
          <w:rFonts w:ascii="Calibri" w:hAnsi="Calibri"/>
          <w:color w:val="202124"/>
          <w:highlight w:val="white"/>
        </w:rPr>
        <w:t>DeepACF</w:t>
      </w:r>
      <w:proofErr w:type="spellEnd"/>
      <w:r w:rsidR="000603D2">
        <w:rPr>
          <w:rFonts w:ascii="Calibri" w:hAnsi="Calibri"/>
          <w:color w:val="202124"/>
          <w:highlight w:val="white"/>
        </w:rPr>
        <w:t xml:space="preserve"> </w:t>
      </w:r>
      <w:r w:rsidR="00C658C3">
        <w:rPr>
          <w:rFonts w:ascii="Calibri" w:hAnsi="Calibri"/>
          <w:color w:val="202124"/>
          <w:highlight w:val="white"/>
        </w:rPr>
        <w:t>schlagen</w:t>
      </w:r>
      <w:r w:rsidR="00CD7175">
        <w:rPr>
          <w:rFonts w:ascii="Calibri" w:hAnsi="Calibri"/>
          <w:color w:val="202124"/>
          <w:highlight w:val="white"/>
        </w:rPr>
        <w:t xml:space="preserve"> </w:t>
      </w:r>
      <w:r w:rsidR="005A3982">
        <w:rPr>
          <w:rFonts w:ascii="Calibri" w:hAnsi="Calibri"/>
          <w:color w:val="202124"/>
          <w:highlight w:val="white"/>
        </w:rPr>
        <w:t>Wissenschaftlerinnen und Wissenschaftler des Forschungszentrums Jülich</w:t>
      </w:r>
      <w:r w:rsidR="00CD7175">
        <w:rPr>
          <w:rFonts w:ascii="Calibri" w:hAnsi="Calibri"/>
          <w:color w:val="202124"/>
          <w:highlight w:val="white"/>
        </w:rPr>
        <w:t xml:space="preserve"> </w:t>
      </w:r>
      <w:r>
        <w:rPr>
          <w:rFonts w:ascii="Calibri" w:hAnsi="Calibri"/>
          <w:color w:val="202124"/>
          <w:highlight w:val="white"/>
        </w:rPr>
        <w:t>daher</w:t>
      </w:r>
      <w:r w:rsidR="00CD7175">
        <w:rPr>
          <w:rFonts w:ascii="Calibri" w:hAnsi="Calibri"/>
          <w:color w:val="202124"/>
          <w:highlight w:val="white"/>
        </w:rPr>
        <w:t xml:space="preserve"> einen neuen Weg</w:t>
      </w:r>
      <w:r w:rsidR="00C658C3">
        <w:rPr>
          <w:rFonts w:ascii="Calibri" w:hAnsi="Calibri"/>
          <w:color w:val="202124"/>
          <w:highlight w:val="white"/>
        </w:rPr>
        <w:t xml:space="preserve"> ein</w:t>
      </w:r>
      <w:r w:rsidR="00CD7175">
        <w:rPr>
          <w:rFonts w:ascii="Calibri" w:hAnsi="Calibri"/>
          <w:color w:val="202124"/>
          <w:highlight w:val="white"/>
        </w:rPr>
        <w:t>, um die Prognosen</w:t>
      </w:r>
      <w:r>
        <w:rPr>
          <w:rFonts w:ascii="Calibri" w:hAnsi="Calibri"/>
          <w:color w:val="202124"/>
          <w:highlight w:val="white"/>
        </w:rPr>
        <w:t xml:space="preserve"> räumlich</w:t>
      </w:r>
      <w:r w:rsidR="00CD7175">
        <w:rPr>
          <w:rFonts w:ascii="Calibri" w:hAnsi="Calibri"/>
          <w:color w:val="202124"/>
          <w:highlight w:val="white"/>
        </w:rPr>
        <w:t xml:space="preserve"> weiter zu </w:t>
      </w:r>
      <w:r>
        <w:rPr>
          <w:rFonts w:ascii="Calibri" w:hAnsi="Calibri"/>
          <w:color w:val="202124"/>
          <w:highlight w:val="white"/>
        </w:rPr>
        <w:t>verfeinern</w:t>
      </w:r>
      <w:r w:rsidR="00CD7175">
        <w:rPr>
          <w:rFonts w:ascii="Calibri" w:hAnsi="Calibri"/>
          <w:color w:val="202124"/>
          <w:highlight w:val="white"/>
        </w:rPr>
        <w:t xml:space="preserve">. </w:t>
      </w:r>
      <w:r>
        <w:rPr>
          <w:rFonts w:ascii="Calibri" w:hAnsi="Calibri"/>
          <w:color w:val="202124"/>
          <w:highlight w:val="white"/>
        </w:rPr>
        <w:t xml:space="preserve">Allein durch Erhöhung der Rechenleistung oder eine Erweiterung des Messnetzes lässt sich die Auflösung </w:t>
      </w:r>
      <w:r w:rsidR="004856B3">
        <w:rPr>
          <w:rFonts w:ascii="Calibri" w:hAnsi="Calibri"/>
          <w:color w:val="202124"/>
          <w:highlight w:val="white"/>
        </w:rPr>
        <w:t xml:space="preserve">nämlich </w:t>
      </w:r>
      <w:r>
        <w:rPr>
          <w:rFonts w:ascii="Calibri" w:hAnsi="Calibri"/>
          <w:color w:val="202124"/>
          <w:highlight w:val="white"/>
        </w:rPr>
        <w:t>kaum im notwendigen Maße steigern. Innovative Ansätze sind gefragt.</w:t>
      </w:r>
      <w:r w:rsidR="00FE63A7">
        <w:rPr>
          <w:rFonts w:ascii="Calibri" w:hAnsi="Calibri"/>
          <w:color w:val="202124"/>
          <w:highlight w:val="white"/>
        </w:rPr>
        <w:t xml:space="preserve"> </w:t>
      </w:r>
      <w:r w:rsidR="00FB3311">
        <w:rPr>
          <w:rFonts w:ascii="Calibri" w:hAnsi="Calibri"/>
          <w:color w:val="202124"/>
          <w:highlight w:val="white"/>
        </w:rPr>
        <w:t>Ein e</w:t>
      </w:r>
      <w:r w:rsidR="000603D2">
        <w:rPr>
          <w:rFonts w:ascii="Calibri" w:hAnsi="Calibri"/>
          <w:color w:val="202124"/>
          <w:highlight w:val="white"/>
        </w:rPr>
        <w:t>ntscheidender Faktor</w:t>
      </w:r>
      <w:r w:rsidR="00FB3311">
        <w:rPr>
          <w:rFonts w:ascii="Calibri" w:hAnsi="Calibri"/>
          <w:color w:val="202124"/>
          <w:highlight w:val="white"/>
        </w:rPr>
        <w:t xml:space="preserve">: </w:t>
      </w:r>
      <w:r w:rsidR="000603D2">
        <w:rPr>
          <w:rFonts w:ascii="Calibri" w:hAnsi="Calibri"/>
          <w:color w:val="202124"/>
          <w:highlight w:val="white"/>
        </w:rPr>
        <w:t xml:space="preserve">die Effizienz der Rechenmodelle. </w:t>
      </w:r>
      <w:r w:rsidR="00B53F31">
        <w:rPr>
          <w:rFonts w:ascii="Calibri" w:hAnsi="Calibri"/>
          <w:color w:val="202124"/>
          <w:highlight w:val="white"/>
        </w:rPr>
        <w:t>M</w:t>
      </w:r>
      <w:r w:rsidR="00FE63A7">
        <w:rPr>
          <w:rFonts w:ascii="Calibri" w:hAnsi="Calibri"/>
          <w:color w:val="202124"/>
          <w:highlight w:val="white"/>
        </w:rPr>
        <w:t xml:space="preserve">oderne </w:t>
      </w:r>
      <w:proofErr w:type="spellStart"/>
      <w:r w:rsidR="00FE63A7">
        <w:rPr>
          <w:rFonts w:ascii="Calibri" w:hAnsi="Calibri"/>
          <w:color w:val="202124"/>
          <w:highlight w:val="white"/>
        </w:rPr>
        <w:t>Deep</w:t>
      </w:r>
      <w:proofErr w:type="spellEnd"/>
      <w:r w:rsidR="00FE63A7">
        <w:rPr>
          <w:rFonts w:ascii="Calibri" w:hAnsi="Calibri"/>
          <w:color w:val="202124"/>
          <w:highlight w:val="white"/>
        </w:rPr>
        <w:t>-Learning-Methoden</w:t>
      </w:r>
      <w:r w:rsidR="00B53F31">
        <w:rPr>
          <w:rFonts w:ascii="Calibri" w:hAnsi="Calibri"/>
          <w:color w:val="202124"/>
          <w:highlight w:val="white"/>
        </w:rPr>
        <w:t xml:space="preserve"> bieten</w:t>
      </w:r>
      <w:r w:rsidR="00C658C3">
        <w:rPr>
          <w:rFonts w:ascii="Calibri" w:hAnsi="Calibri"/>
          <w:color w:val="202124"/>
          <w:highlight w:val="white"/>
        </w:rPr>
        <w:t xml:space="preserve"> hier</w:t>
      </w:r>
      <w:r w:rsidR="00B53F31">
        <w:rPr>
          <w:rFonts w:ascii="Calibri" w:hAnsi="Calibri"/>
          <w:color w:val="202124"/>
          <w:highlight w:val="white"/>
        </w:rPr>
        <w:t xml:space="preserve"> viel Potenzial, </w:t>
      </w:r>
      <w:r>
        <w:rPr>
          <w:rFonts w:ascii="Calibri" w:hAnsi="Calibri"/>
          <w:color w:val="202124"/>
          <w:highlight w:val="white"/>
        </w:rPr>
        <w:t>und bringen z</w:t>
      </w:r>
      <w:r w:rsidR="00C658C3">
        <w:rPr>
          <w:rFonts w:ascii="Calibri" w:hAnsi="Calibri"/>
          <w:color w:val="202124"/>
          <w:highlight w:val="white"/>
        </w:rPr>
        <w:t xml:space="preserve">udem </w:t>
      </w:r>
      <w:r w:rsidR="00CD7175">
        <w:rPr>
          <w:rFonts w:ascii="Calibri" w:hAnsi="Calibri"/>
          <w:color w:val="202124"/>
          <w:highlight w:val="white"/>
        </w:rPr>
        <w:t xml:space="preserve">weitere </w:t>
      </w:r>
      <w:r w:rsidR="00B53F31">
        <w:rPr>
          <w:rFonts w:ascii="Calibri" w:hAnsi="Calibri"/>
          <w:color w:val="202124"/>
          <w:highlight w:val="white"/>
        </w:rPr>
        <w:t>technische Vorteile mit sich</w:t>
      </w:r>
      <w:r w:rsidR="00CD7175">
        <w:rPr>
          <w:rFonts w:ascii="Calibri" w:hAnsi="Calibri"/>
          <w:color w:val="202124"/>
          <w:highlight w:val="white"/>
        </w:rPr>
        <w:t xml:space="preserve">.  </w:t>
      </w:r>
      <w:r w:rsidR="005E74A7">
        <w:rPr>
          <w:rFonts w:ascii="Calibri" w:hAnsi="Calibri"/>
          <w:color w:val="202124"/>
          <w:highlight w:val="white"/>
        </w:rPr>
        <w:t xml:space="preserve"> </w:t>
      </w:r>
    </w:p>
    <w:p w14:paraId="396E3F7C" w14:textId="7B97426C" w:rsidR="00FB3311" w:rsidRPr="008B4F1D" w:rsidRDefault="008B4F1D" w:rsidP="00FB3311">
      <w:pPr>
        <w:spacing w:before="240" w:after="240"/>
        <w:rPr>
          <w:rFonts w:ascii="Calibri" w:eastAsia="Calibri" w:hAnsi="Calibri" w:cs="Calibri"/>
          <w:b/>
          <w:color w:val="202124"/>
          <w:highlight w:val="white"/>
        </w:rPr>
      </w:pPr>
      <w:r w:rsidRPr="008B4F1D">
        <w:rPr>
          <w:rFonts w:ascii="Calibri" w:hAnsi="Calibri"/>
          <w:b/>
          <w:highlight w:val="white"/>
        </w:rPr>
        <w:t xml:space="preserve">Inwiefern kann die Anwendung von bestimmten </w:t>
      </w:r>
      <w:r w:rsidR="00BA7B8F">
        <w:rPr>
          <w:rFonts w:ascii="Calibri" w:hAnsi="Calibri"/>
          <w:b/>
          <w:highlight w:val="white"/>
        </w:rPr>
        <w:t>Eigenschaften</w:t>
      </w:r>
      <w:r w:rsidRPr="008B4F1D">
        <w:rPr>
          <w:rFonts w:ascii="Calibri" w:hAnsi="Calibri"/>
          <w:b/>
          <w:highlight w:val="white"/>
        </w:rPr>
        <w:t xml:space="preserve"> des Superrechners JUWELS profitieren?</w:t>
      </w:r>
    </w:p>
    <w:p w14:paraId="5F34FF00" w14:textId="7417118E" w:rsidR="005A3982" w:rsidRDefault="00B53F31" w:rsidP="00E143F2">
      <w:pPr>
        <w:spacing w:before="240" w:after="240"/>
        <w:rPr>
          <w:rFonts w:ascii="Calibri" w:hAnsi="Calibri"/>
          <w:color w:val="202124"/>
          <w:highlight w:val="white"/>
        </w:rPr>
      </w:pPr>
      <w:r>
        <w:rPr>
          <w:rFonts w:ascii="Calibri" w:hAnsi="Calibri"/>
          <w:color w:val="202124"/>
          <w:highlight w:val="white"/>
        </w:rPr>
        <w:t xml:space="preserve">Herkömmliche </w:t>
      </w:r>
      <w:del w:id="1" w:author="Scarlet Stadtler" w:date="2020-11-10T16:43:00Z">
        <w:r w:rsidDel="00C3760A">
          <w:rPr>
            <w:rFonts w:ascii="Calibri" w:hAnsi="Calibri"/>
            <w:color w:val="202124"/>
            <w:highlight w:val="white"/>
          </w:rPr>
          <w:delText>numerische</w:delText>
        </w:r>
        <w:r w:rsidR="005E74A7" w:rsidDel="00C3760A">
          <w:rPr>
            <w:rFonts w:ascii="Calibri" w:hAnsi="Calibri"/>
            <w:color w:val="202124"/>
            <w:highlight w:val="white"/>
          </w:rPr>
          <w:delText xml:space="preserve"> </w:delText>
        </w:r>
      </w:del>
      <w:r w:rsidR="005E74A7">
        <w:rPr>
          <w:rFonts w:ascii="Calibri" w:hAnsi="Calibri"/>
          <w:color w:val="202124"/>
          <w:highlight w:val="white"/>
        </w:rPr>
        <w:t>Wettervorhersagemodel</w:t>
      </w:r>
      <w:r w:rsidR="00595EAB">
        <w:rPr>
          <w:rFonts w:ascii="Calibri" w:hAnsi="Calibri"/>
          <w:color w:val="202124"/>
          <w:highlight w:val="white"/>
        </w:rPr>
        <w:t>le lösen numerische Gleichungen</w:t>
      </w:r>
      <w:r w:rsidR="004856B3">
        <w:rPr>
          <w:rFonts w:ascii="Calibri" w:hAnsi="Calibri"/>
          <w:color w:val="202124"/>
          <w:highlight w:val="white"/>
        </w:rPr>
        <w:t xml:space="preserve">. </w:t>
      </w:r>
      <w:r w:rsidR="00595EAB">
        <w:rPr>
          <w:rFonts w:ascii="Calibri" w:hAnsi="Calibri"/>
          <w:color w:val="202124"/>
          <w:highlight w:val="white"/>
        </w:rPr>
        <w:t>Die Gleichungen gehen auf physikalische Gesetze</w:t>
      </w:r>
      <w:r w:rsidR="005E74A7">
        <w:rPr>
          <w:rFonts w:ascii="Calibri" w:hAnsi="Calibri"/>
          <w:color w:val="202124"/>
          <w:highlight w:val="white"/>
        </w:rPr>
        <w:t xml:space="preserve"> </w:t>
      </w:r>
      <w:r w:rsidR="00595EAB">
        <w:rPr>
          <w:rFonts w:ascii="Calibri" w:hAnsi="Calibri"/>
          <w:color w:val="202124"/>
          <w:highlight w:val="white"/>
        </w:rPr>
        <w:t xml:space="preserve">zurück, beispielsweise auf den </w:t>
      </w:r>
      <w:r w:rsidR="005E74A7">
        <w:rPr>
          <w:rFonts w:ascii="Calibri" w:hAnsi="Calibri"/>
          <w:color w:val="202124"/>
          <w:highlight w:val="white"/>
        </w:rPr>
        <w:t>Energie-, Impuls- und Massenerhaltungssatz</w:t>
      </w:r>
      <w:r>
        <w:rPr>
          <w:rFonts w:ascii="Calibri" w:hAnsi="Calibri"/>
          <w:color w:val="202124"/>
          <w:highlight w:val="white"/>
        </w:rPr>
        <w:t>.</w:t>
      </w:r>
      <w:r w:rsidR="005E74A7">
        <w:rPr>
          <w:rFonts w:ascii="Calibri" w:hAnsi="Calibri"/>
          <w:color w:val="202124"/>
          <w:highlight w:val="white"/>
        </w:rPr>
        <w:t xml:space="preserve"> </w:t>
      </w:r>
      <w:proofErr w:type="spellStart"/>
      <w:r w:rsidR="005E74A7">
        <w:rPr>
          <w:rFonts w:ascii="Calibri" w:hAnsi="Calibri"/>
          <w:color w:val="202124"/>
          <w:highlight w:val="white"/>
        </w:rPr>
        <w:t>Deep</w:t>
      </w:r>
      <w:proofErr w:type="spellEnd"/>
      <w:r w:rsidR="005E74A7">
        <w:rPr>
          <w:rFonts w:ascii="Calibri" w:hAnsi="Calibri"/>
          <w:color w:val="202124"/>
          <w:highlight w:val="white"/>
        </w:rPr>
        <w:t xml:space="preserve">-Learning-Methoden </w:t>
      </w:r>
      <w:r w:rsidR="005A3982">
        <w:rPr>
          <w:rFonts w:ascii="Calibri" w:hAnsi="Calibri"/>
          <w:color w:val="202124"/>
          <w:highlight w:val="white"/>
        </w:rPr>
        <w:t xml:space="preserve">verfolgen dagegen </w:t>
      </w:r>
      <w:r w:rsidR="00595EAB">
        <w:rPr>
          <w:rFonts w:ascii="Calibri" w:hAnsi="Calibri"/>
          <w:color w:val="202124"/>
          <w:highlight w:val="white"/>
        </w:rPr>
        <w:t xml:space="preserve">einen </w:t>
      </w:r>
      <w:r w:rsidR="008B4F1D">
        <w:rPr>
          <w:rFonts w:ascii="Calibri" w:hAnsi="Calibri"/>
          <w:color w:val="202124"/>
          <w:highlight w:val="white"/>
        </w:rPr>
        <w:t xml:space="preserve">rein </w:t>
      </w:r>
      <w:r w:rsidR="00595EAB">
        <w:rPr>
          <w:rFonts w:ascii="Calibri" w:hAnsi="Calibri"/>
          <w:color w:val="202124"/>
          <w:highlight w:val="white"/>
        </w:rPr>
        <w:t>datenbasierten Ansatz</w:t>
      </w:r>
      <w:r w:rsidR="008B4F1D">
        <w:rPr>
          <w:rFonts w:ascii="Calibri" w:hAnsi="Calibri"/>
          <w:color w:val="202124"/>
          <w:highlight w:val="white"/>
        </w:rPr>
        <w:t xml:space="preserve">, </w:t>
      </w:r>
      <w:r w:rsidR="004856B3">
        <w:rPr>
          <w:rFonts w:ascii="Calibri" w:hAnsi="Calibri"/>
          <w:color w:val="202124"/>
          <w:highlight w:val="white"/>
        </w:rPr>
        <w:t>was</w:t>
      </w:r>
      <w:r w:rsidR="005E74A7">
        <w:rPr>
          <w:rFonts w:ascii="Calibri" w:hAnsi="Calibri"/>
          <w:color w:val="202124"/>
          <w:highlight w:val="white"/>
        </w:rPr>
        <w:t xml:space="preserve"> </w:t>
      </w:r>
      <w:r w:rsidR="004856B3">
        <w:rPr>
          <w:rFonts w:ascii="Calibri" w:hAnsi="Calibri"/>
          <w:color w:val="202124"/>
          <w:highlight w:val="white"/>
        </w:rPr>
        <w:t xml:space="preserve">in bestimmten Fällen </w:t>
      </w:r>
      <w:r w:rsidR="005E74A7">
        <w:rPr>
          <w:rFonts w:ascii="Calibri" w:hAnsi="Calibri"/>
          <w:color w:val="202124"/>
          <w:highlight w:val="white"/>
        </w:rPr>
        <w:t>rechnerisch günstiger</w:t>
      </w:r>
      <w:r w:rsidR="004856B3">
        <w:rPr>
          <w:rFonts w:ascii="Calibri" w:hAnsi="Calibri"/>
          <w:color w:val="202124"/>
          <w:highlight w:val="white"/>
        </w:rPr>
        <w:t xml:space="preserve"> ist</w:t>
      </w:r>
      <w:r w:rsidR="005E74A7">
        <w:rPr>
          <w:rFonts w:ascii="Calibri" w:hAnsi="Calibri"/>
          <w:color w:val="202124"/>
          <w:highlight w:val="white"/>
        </w:rPr>
        <w:t xml:space="preserve">. </w:t>
      </w:r>
    </w:p>
    <w:p w14:paraId="26F3FAF2" w14:textId="6605BD87" w:rsidR="00860851" w:rsidRPr="00682171" w:rsidRDefault="005A3982" w:rsidP="008B4F1D">
      <w:pPr>
        <w:spacing w:before="240" w:after="240"/>
        <w:rPr>
          <w:rFonts w:ascii="Calibri" w:hAnsi="Calibri"/>
          <w:color w:val="202124"/>
          <w:highlight w:val="white"/>
        </w:rPr>
      </w:pPr>
      <w:r>
        <w:rPr>
          <w:rFonts w:ascii="Calibri" w:hAnsi="Calibri"/>
          <w:color w:val="202124"/>
          <w:highlight w:val="white"/>
        </w:rPr>
        <w:t>D</w:t>
      </w:r>
      <w:r w:rsidR="005E74A7">
        <w:rPr>
          <w:rFonts w:ascii="Calibri" w:hAnsi="Calibri"/>
          <w:color w:val="202124"/>
          <w:highlight w:val="white"/>
        </w:rPr>
        <w:t xml:space="preserve">as Training der Millionen von Modell-Parametern </w:t>
      </w:r>
      <w:r>
        <w:rPr>
          <w:rFonts w:ascii="Calibri" w:hAnsi="Calibri"/>
          <w:color w:val="202124"/>
          <w:highlight w:val="white"/>
        </w:rPr>
        <w:t>setzt</w:t>
      </w:r>
      <w:r w:rsidR="005E74A7">
        <w:rPr>
          <w:rFonts w:ascii="Calibri" w:hAnsi="Calibri"/>
          <w:color w:val="202124"/>
          <w:highlight w:val="white"/>
        </w:rPr>
        <w:t xml:space="preserve"> </w:t>
      </w:r>
      <w:r w:rsidR="008B4F1D">
        <w:rPr>
          <w:rFonts w:ascii="Calibri" w:hAnsi="Calibri"/>
          <w:color w:val="202124"/>
          <w:highlight w:val="white"/>
        </w:rPr>
        <w:t xml:space="preserve">allerdings </w:t>
      </w:r>
      <w:r w:rsidR="005E74A7">
        <w:rPr>
          <w:rFonts w:ascii="Calibri" w:hAnsi="Calibri"/>
          <w:color w:val="202124"/>
          <w:highlight w:val="white"/>
        </w:rPr>
        <w:t xml:space="preserve">riesige Datenbestände und </w:t>
      </w:r>
      <w:r>
        <w:rPr>
          <w:rFonts w:ascii="Calibri" w:hAnsi="Calibri"/>
          <w:color w:val="202124"/>
          <w:highlight w:val="white"/>
        </w:rPr>
        <w:t xml:space="preserve">Rechenkapazitäten voraus. </w:t>
      </w:r>
      <w:r w:rsidR="008B4F1D">
        <w:rPr>
          <w:rFonts w:ascii="Calibri" w:hAnsi="Calibri"/>
          <w:color w:val="202124"/>
          <w:highlight w:val="white"/>
        </w:rPr>
        <w:t xml:space="preserve">Denn die </w:t>
      </w:r>
      <w:proofErr w:type="spellStart"/>
      <w:r w:rsidR="008B4F1D">
        <w:rPr>
          <w:rFonts w:ascii="Calibri" w:hAnsi="Calibri"/>
          <w:color w:val="202124"/>
          <w:highlight w:val="white"/>
        </w:rPr>
        <w:t>Deep</w:t>
      </w:r>
      <w:proofErr w:type="spellEnd"/>
      <w:r w:rsidR="008B4F1D">
        <w:rPr>
          <w:rFonts w:ascii="Calibri" w:hAnsi="Calibri"/>
          <w:color w:val="202124"/>
          <w:highlight w:val="white"/>
        </w:rPr>
        <w:t xml:space="preserve">-Learning-Netzwerke müssen mit großen Mengen an meteorologischen Daten gefüttert werden. Nur so liefern sie verlässliche Ergebnisse. </w:t>
      </w:r>
      <w:r>
        <w:rPr>
          <w:rFonts w:ascii="Calibri" w:hAnsi="Calibri"/>
          <w:color w:val="202124"/>
          <w:highlight w:val="white"/>
        </w:rPr>
        <w:t xml:space="preserve">Am effizientesten </w:t>
      </w:r>
      <w:r w:rsidR="008B4F1D">
        <w:rPr>
          <w:rFonts w:ascii="Calibri" w:hAnsi="Calibri"/>
          <w:color w:val="202124"/>
          <w:highlight w:val="white"/>
        </w:rPr>
        <w:t xml:space="preserve">lassen </w:t>
      </w:r>
      <w:r>
        <w:rPr>
          <w:rFonts w:ascii="Calibri" w:hAnsi="Calibri"/>
          <w:color w:val="202124"/>
          <w:highlight w:val="white"/>
        </w:rPr>
        <w:t xml:space="preserve">sich </w:t>
      </w:r>
      <w:r w:rsidR="008B4F1D">
        <w:rPr>
          <w:rFonts w:ascii="Calibri" w:hAnsi="Calibri"/>
          <w:color w:val="202124"/>
          <w:highlight w:val="white"/>
        </w:rPr>
        <w:t xml:space="preserve">diese Datenberge </w:t>
      </w:r>
      <w:r>
        <w:rPr>
          <w:rFonts w:ascii="Calibri" w:hAnsi="Calibri"/>
          <w:color w:val="202124"/>
          <w:highlight w:val="white"/>
        </w:rPr>
        <w:t xml:space="preserve">mit einem Supercomputer </w:t>
      </w:r>
      <w:del w:id="2" w:author="Michael Langguth" w:date="2020-11-11T15:24:00Z">
        <w:r w:rsidR="008B4F1D" w:rsidDel="002D4BB1">
          <w:rPr>
            <w:rFonts w:ascii="Calibri" w:hAnsi="Calibri"/>
            <w:color w:val="202124"/>
            <w:highlight w:val="white"/>
          </w:rPr>
          <w:delText>bearbeiten</w:delText>
        </w:r>
      </w:del>
      <w:ins w:id="3" w:author="Michael Langguth" w:date="2020-11-11T15:24:00Z">
        <w:r w:rsidR="002D4BB1">
          <w:rPr>
            <w:rFonts w:ascii="Calibri" w:hAnsi="Calibri"/>
            <w:color w:val="202124"/>
            <w:highlight w:val="white"/>
          </w:rPr>
          <w:t>verarbeiten</w:t>
        </w:r>
      </w:ins>
      <w:r>
        <w:rPr>
          <w:rFonts w:ascii="Calibri" w:hAnsi="Calibri"/>
          <w:color w:val="202124"/>
          <w:highlight w:val="white"/>
        </w:rPr>
        <w:t xml:space="preserve">, der </w:t>
      </w:r>
      <w:r w:rsidR="004856B3">
        <w:rPr>
          <w:rFonts w:ascii="Calibri" w:hAnsi="Calibri"/>
          <w:color w:val="202124"/>
          <w:highlight w:val="white"/>
        </w:rPr>
        <w:t xml:space="preserve">wie das JUWELS-Booster-Modul </w:t>
      </w:r>
      <w:r>
        <w:rPr>
          <w:rFonts w:ascii="Calibri" w:hAnsi="Calibri"/>
          <w:color w:val="202124"/>
          <w:highlight w:val="white"/>
        </w:rPr>
        <w:t xml:space="preserve">über besonders leistungsstarke </w:t>
      </w:r>
      <w:r w:rsidR="005E74A7">
        <w:rPr>
          <w:rFonts w:ascii="Calibri" w:hAnsi="Calibri"/>
          <w:color w:val="202124"/>
          <w:highlight w:val="white"/>
        </w:rPr>
        <w:t xml:space="preserve">Grafikprozessoren (GPUs) </w:t>
      </w:r>
      <w:r>
        <w:rPr>
          <w:rFonts w:ascii="Calibri" w:hAnsi="Calibri"/>
          <w:color w:val="202124"/>
          <w:highlight w:val="white"/>
        </w:rPr>
        <w:t>verfügt</w:t>
      </w:r>
      <w:r w:rsidR="005E74A7">
        <w:rPr>
          <w:rFonts w:ascii="Calibri" w:hAnsi="Calibri"/>
          <w:color w:val="202124"/>
          <w:highlight w:val="white"/>
        </w:rPr>
        <w:t xml:space="preserve">. </w:t>
      </w:r>
      <w:r>
        <w:rPr>
          <w:rFonts w:ascii="Calibri" w:hAnsi="Calibri"/>
          <w:color w:val="202124"/>
          <w:highlight w:val="white"/>
        </w:rPr>
        <w:t>Neue</w:t>
      </w:r>
      <w:r w:rsidR="005E74A7">
        <w:rPr>
          <w:rFonts w:ascii="Calibri" w:hAnsi="Calibri"/>
          <w:color w:val="202124"/>
          <w:highlight w:val="white"/>
        </w:rPr>
        <w:t xml:space="preserve"> Funktionen</w:t>
      </w:r>
      <w:r>
        <w:rPr>
          <w:rFonts w:ascii="Calibri" w:hAnsi="Calibri"/>
          <w:color w:val="202124"/>
          <w:highlight w:val="white"/>
        </w:rPr>
        <w:t xml:space="preserve"> wie </w:t>
      </w:r>
      <w:r w:rsidR="005E74A7">
        <w:rPr>
          <w:rFonts w:ascii="Calibri" w:hAnsi="Calibri"/>
          <w:color w:val="202124"/>
          <w:highlight w:val="white"/>
        </w:rPr>
        <w:t>Tensor Cores</w:t>
      </w:r>
      <w:r w:rsidR="008B4F1D">
        <w:rPr>
          <w:rFonts w:ascii="Calibri" w:hAnsi="Calibri"/>
          <w:color w:val="202124"/>
          <w:highlight w:val="white"/>
        </w:rPr>
        <w:t xml:space="preserve"> für Mixed-Precision-Computing, mit denen der Booster aufwartet, </w:t>
      </w:r>
      <w:r w:rsidR="005E74A7">
        <w:rPr>
          <w:rFonts w:ascii="Calibri" w:hAnsi="Calibri"/>
          <w:color w:val="202124"/>
          <w:highlight w:val="white"/>
        </w:rPr>
        <w:t xml:space="preserve">können die maschinellen Lernvorgänge </w:t>
      </w:r>
      <w:r w:rsidR="008B4F1D">
        <w:rPr>
          <w:rFonts w:ascii="Calibri" w:hAnsi="Calibri"/>
          <w:color w:val="202124"/>
          <w:highlight w:val="white"/>
        </w:rPr>
        <w:t xml:space="preserve">zusätzlich erheblich </w:t>
      </w:r>
      <w:r w:rsidR="004856B3">
        <w:rPr>
          <w:rFonts w:ascii="Calibri" w:hAnsi="Calibri"/>
          <w:color w:val="202124"/>
          <w:highlight w:val="white"/>
        </w:rPr>
        <w:t>beschleunigen</w:t>
      </w:r>
      <w:r w:rsidR="008B4F1D">
        <w:rPr>
          <w:rFonts w:ascii="Calibri" w:hAnsi="Calibri"/>
          <w:color w:val="202124"/>
          <w:highlight w:val="white"/>
        </w:rPr>
        <w:t>. D</w:t>
      </w:r>
      <w:r w:rsidR="005E74A7">
        <w:rPr>
          <w:rFonts w:ascii="Calibri" w:hAnsi="Calibri"/>
          <w:color w:val="202124"/>
          <w:highlight w:val="white"/>
        </w:rPr>
        <w:t xml:space="preserve">ie Genauigkeit </w:t>
      </w:r>
      <w:r w:rsidR="008B4F1D">
        <w:rPr>
          <w:rFonts w:ascii="Calibri" w:hAnsi="Calibri"/>
          <w:color w:val="202124"/>
          <w:highlight w:val="white"/>
        </w:rPr>
        <w:t xml:space="preserve">leidet </w:t>
      </w:r>
      <w:r w:rsidR="005E74A7">
        <w:rPr>
          <w:rFonts w:ascii="Calibri" w:hAnsi="Calibri"/>
          <w:color w:val="202124"/>
          <w:highlight w:val="white"/>
        </w:rPr>
        <w:t xml:space="preserve">darunter </w:t>
      </w:r>
      <w:r w:rsidR="008B4F1D">
        <w:rPr>
          <w:rFonts w:ascii="Calibri" w:hAnsi="Calibri"/>
          <w:color w:val="202124"/>
          <w:highlight w:val="white"/>
        </w:rPr>
        <w:t>nicht</w:t>
      </w:r>
      <w:r w:rsidR="005E74A7">
        <w:rPr>
          <w:rFonts w:ascii="Calibri" w:hAnsi="Calibri"/>
          <w:color w:val="202124"/>
          <w:highlight w:val="white"/>
        </w:rPr>
        <w:t>.</w:t>
      </w:r>
      <w:r w:rsidR="008B4F1D">
        <w:rPr>
          <w:rFonts w:ascii="Calibri" w:hAnsi="Calibri"/>
          <w:color w:val="202124"/>
          <w:highlight w:val="white"/>
        </w:rPr>
        <w:t xml:space="preserve"> </w:t>
      </w:r>
      <w:r w:rsidR="005D0E2F">
        <w:rPr>
          <w:rFonts w:ascii="Calibri" w:hAnsi="Calibri"/>
          <w:color w:val="202124"/>
          <w:highlight w:val="white"/>
        </w:rPr>
        <w:t>Ein weiterer wichtiger Faktor</w:t>
      </w:r>
      <w:r w:rsidR="008B4F1D">
        <w:rPr>
          <w:rFonts w:ascii="Calibri" w:hAnsi="Calibri"/>
          <w:color w:val="202124"/>
          <w:highlight w:val="white"/>
        </w:rPr>
        <w:t>: das</w:t>
      </w:r>
      <w:r w:rsidR="005D0E2F">
        <w:rPr>
          <w:rFonts w:ascii="Calibri" w:hAnsi="Calibri"/>
          <w:color w:val="202124"/>
          <w:highlight w:val="white"/>
        </w:rPr>
        <w:t xml:space="preserve"> </w:t>
      </w:r>
      <w:r w:rsidR="005E74A7">
        <w:rPr>
          <w:rFonts w:ascii="Calibri" w:hAnsi="Calibri"/>
          <w:color w:val="202124"/>
          <w:highlight w:val="white"/>
        </w:rPr>
        <w:t>Hochgeschwindigkeits</w:t>
      </w:r>
      <w:r w:rsidR="008B4F1D">
        <w:rPr>
          <w:rFonts w:ascii="Calibri" w:hAnsi="Calibri"/>
          <w:color w:val="202124"/>
          <w:highlight w:val="white"/>
        </w:rPr>
        <w:t>netzwerk</w:t>
      </w:r>
      <w:r w:rsidR="005D0E2F">
        <w:rPr>
          <w:rFonts w:ascii="Calibri" w:hAnsi="Calibri"/>
          <w:color w:val="202124"/>
          <w:highlight w:val="white"/>
        </w:rPr>
        <w:t xml:space="preserve">, über </w:t>
      </w:r>
      <w:r w:rsidR="008B4F1D">
        <w:rPr>
          <w:rFonts w:ascii="Calibri" w:hAnsi="Calibri"/>
          <w:color w:val="202124"/>
          <w:highlight w:val="white"/>
        </w:rPr>
        <w:t xml:space="preserve">das sich die Daten extrem schnell mit dem </w:t>
      </w:r>
      <w:r w:rsidR="004856B3">
        <w:rPr>
          <w:rFonts w:ascii="Calibri" w:hAnsi="Calibri"/>
          <w:color w:val="202124"/>
          <w:highlight w:val="white"/>
        </w:rPr>
        <w:t xml:space="preserve">zentralen </w:t>
      </w:r>
      <w:r w:rsidR="005E74A7">
        <w:rPr>
          <w:rFonts w:ascii="Calibri" w:hAnsi="Calibri"/>
          <w:color w:val="202124"/>
          <w:highlight w:val="white"/>
        </w:rPr>
        <w:t xml:space="preserve">Speichersystem am JSC </w:t>
      </w:r>
      <w:r w:rsidR="008B4F1D">
        <w:rPr>
          <w:rFonts w:ascii="Calibri" w:hAnsi="Calibri"/>
          <w:color w:val="202124"/>
          <w:highlight w:val="white"/>
        </w:rPr>
        <w:t>austauschen lassen</w:t>
      </w:r>
      <w:r w:rsidR="005D0E2F">
        <w:rPr>
          <w:rFonts w:ascii="Calibri" w:hAnsi="Calibri"/>
          <w:color w:val="202124"/>
          <w:highlight w:val="white"/>
        </w:rPr>
        <w:t xml:space="preserve">. </w:t>
      </w:r>
    </w:p>
    <w:p w14:paraId="770D75AA" w14:textId="2AC43620" w:rsidR="00B53F31" w:rsidRDefault="00B53F31" w:rsidP="00682171">
      <w:pPr>
        <w:spacing w:before="240" w:after="240"/>
        <w:rPr>
          <w:rFonts w:ascii="Calibri" w:hAnsi="Calibri"/>
          <w:color w:val="202124"/>
          <w:highlight w:val="white"/>
        </w:rPr>
      </w:pPr>
      <w:r>
        <w:rPr>
          <w:rFonts w:ascii="Calibri" w:hAnsi="Calibri"/>
          <w:color w:val="202124"/>
          <w:highlight w:val="white"/>
        </w:rPr>
        <w:t xml:space="preserve">Das Projekt </w:t>
      </w:r>
      <w:proofErr w:type="spellStart"/>
      <w:r w:rsidR="004856B3">
        <w:rPr>
          <w:rFonts w:ascii="Calibri" w:hAnsi="Calibri"/>
          <w:color w:val="202124"/>
          <w:highlight w:val="white"/>
        </w:rPr>
        <w:t>DeepACF</w:t>
      </w:r>
      <w:proofErr w:type="spellEnd"/>
      <w:r w:rsidR="004856B3">
        <w:rPr>
          <w:rFonts w:ascii="Calibri" w:hAnsi="Calibri"/>
          <w:color w:val="202124"/>
          <w:highlight w:val="white"/>
        </w:rPr>
        <w:t xml:space="preserve"> </w:t>
      </w:r>
      <w:r>
        <w:rPr>
          <w:rFonts w:ascii="Calibri" w:hAnsi="Calibri"/>
          <w:color w:val="202124"/>
          <w:highlight w:val="white"/>
        </w:rPr>
        <w:t xml:space="preserve">wird als Pilotstudie durchgeführt und soll die </w:t>
      </w:r>
      <w:r w:rsidRPr="00682171">
        <w:rPr>
          <w:rFonts w:ascii="Calibri" w:hAnsi="Calibri"/>
          <w:color w:val="202124"/>
          <w:highlight w:val="white"/>
        </w:rPr>
        <w:t>bodennahe</w:t>
      </w:r>
      <w:r>
        <w:rPr>
          <w:rFonts w:ascii="Calibri" w:hAnsi="Calibri"/>
          <w:color w:val="202124"/>
          <w:highlight w:val="white"/>
        </w:rPr>
        <w:t xml:space="preserve"> Temperatur über einen Zeitraum von zehn Stunden vorhersagen. Die Daten werden vom Europäischen Zentrum für mittelfristige Wettervorhersage bereitgestellt. Mit ihnen werden verschiedene </w:t>
      </w:r>
      <w:proofErr w:type="spellStart"/>
      <w:r>
        <w:rPr>
          <w:rFonts w:ascii="Calibri" w:hAnsi="Calibri"/>
          <w:color w:val="202124"/>
          <w:highlight w:val="white"/>
        </w:rPr>
        <w:t>Deep</w:t>
      </w:r>
      <w:proofErr w:type="spellEnd"/>
      <w:r>
        <w:rPr>
          <w:rFonts w:ascii="Calibri" w:hAnsi="Calibri"/>
          <w:color w:val="202124"/>
          <w:highlight w:val="white"/>
        </w:rPr>
        <w:t>-Learning-</w:t>
      </w:r>
      <w:r w:rsidR="004856B3">
        <w:rPr>
          <w:rFonts w:ascii="Calibri" w:hAnsi="Calibri"/>
          <w:color w:val="202124"/>
          <w:highlight w:val="white"/>
        </w:rPr>
        <w:lastRenderedPageBreak/>
        <w:t>Algorithmen</w:t>
      </w:r>
      <w:r>
        <w:rPr>
          <w:rFonts w:ascii="Calibri" w:hAnsi="Calibri"/>
          <w:color w:val="202124"/>
          <w:highlight w:val="white"/>
        </w:rPr>
        <w:t xml:space="preserve"> trainiert, die</w:t>
      </w:r>
      <w:r w:rsidR="004856B3">
        <w:rPr>
          <w:rFonts w:ascii="Calibri" w:hAnsi="Calibri"/>
          <w:color w:val="202124"/>
          <w:highlight w:val="white"/>
        </w:rPr>
        <w:t xml:space="preserve"> ursprünglich von Anwendungen</w:t>
      </w:r>
      <w:r>
        <w:rPr>
          <w:rFonts w:ascii="Calibri" w:hAnsi="Calibri"/>
          <w:color w:val="202124"/>
          <w:highlight w:val="white"/>
        </w:rPr>
        <w:t xml:space="preserve"> aus dem Bereich der Videoanalyse und -bearbeitung </w:t>
      </w:r>
      <w:r w:rsidR="004856B3">
        <w:rPr>
          <w:rFonts w:ascii="Calibri" w:hAnsi="Calibri"/>
          <w:color w:val="202124"/>
          <w:highlight w:val="white"/>
        </w:rPr>
        <w:t>abstammen</w:t>
      </w:r>
      <w:r>
        <w:rPr>
          <w:rFonts w:ascii="Calibri" w:hAnsi="Calibri"/>
          <w:color w:val="202124"/>
          <w:highlight w:val="white"/>
        </w:rPr>
        <w:t xml:space="preserve">. </w:t>
      </w:r>
    </w:p>
    <w:p w14:paraId="2F3EB9D1" w14:textId="77777777" w:rsidR="00EE3149" w:rsidRPr="00EE3149" w:rsidRDefault="00EE3149" w:rsidP="00EE3149">
      <w:pPr>
        <w:spacing w:line="240" w:lineRule="auto"/>
        <w:jc w:val="both"/>
        <w:rPr>
          <w:rFonts w:ascii="Calibri" w:eastAsia="Calibri" w:hAnsi="Calibri" w:cs="Calibri"/>
          <w:color w:val="202124"/>
        </w:rPr>
      </w:pPr>
      <w:proofErr w:type="spellStart"/>
      <w:r w:rsidRPr="00EE3149">
        <w:rPr>
          <w:rFonts w:ascii="Calibri" w:eastAsia="Calibri" w:hAnsi="Calibri" w:cs="Calibri"/>
          <w:color w:val="202124"/>
        </w:rPr>
        <w:t>Principal</w:t>
      </w:r>
      <w:proofErr w:type="spellEnd"/>
      <w:r w:rsidRPr="00EE3149">
        <w:rPr>
          <w:rFonts w:ascii="Calibri" w:eastAsia="Calibri" w:hAnsi="Calibri" w:cs="Calibri"/>
          <w:color w:val="202124"/>
        </w:rPr>
        <w:t xml:space="preserve"> </w:t>
      </w:r>
      <w:proofErr w:type="spellStart"/>
      <w:r w:rsidRPr="00EE3149">
        <w:rPr>
          <w:rFonts w:ascii="Calibri" w:eastAsia="Calibri" w:hAnsi="Calibri" w:cs="Calibri"/>
          <w:color w:val="202124"/>
        </w:rPr>
        <w:t>Investigators</w:t>
      </w:r>
      <w:proofErr w:type="spellEnd"/>
      <w:r w:rsidRPr="00EE3149">
        <w:rPr>
          <w:rFonts w:ascii="Calibri" w:eastAsia="Calibri" w:hAnsi="Calibri" w:cs="Calibri"/>
          <w:color w:val="202124"/>
        </w:rPr>
        <w:t>:</w:t>
      </w:r>
    </w:p>
    <w:p w14:paraId="146B6201" w14:textId="77777777" w:rsidR="00EE3149" w:rsidRDefault="00EE3149" w:rsidP="00EE3149">
      <w:pPr>
        <w:spacing w:line="240" w:lineRule="auto"/>
        <w:jc w:val="both"/>
        <w:rPr>
          <w:rFonts w:ascii="Calibri" w:eastAsia="Calibri" w:hAnsi="Calibri" w:cs="Calibri"/>
          <w:color w:val="202124"/>
        </w:rPr>
      </w:pPr>
      <w:r w:rsidRPr="0026208B">
        <w:rPr>
          <w:rFonts w:ascii="Calibri" w:eastAsia="Calibri" w:hAnsi="Calibri" w:cs="Calibri"/>
          <w:color w:val="202124"/>
        </w:rPr>
        <w:t>PD D</w:t>
      </w:r>
      <w:r>
        <w:rPr>
          <w:rFonts w:ascii="Calibri" w:eastAsia="Calibri" w:hAnsi="Calibri" w:cs="Calibri"/>
          <w:color w:val="202124"/>
        </w:rPr>
        <w:t xml:space="preserve">r. Martin Schultz, Jülich </w:t>
      </w:r>
      <w:proofErr w:type="spellStart"/>
      <w:r>
        <w:rPr>
          <w:rFonts w:ascii="Calibri" w:eastAsia="Calibri" w:hAnsi="Calibri" w:cs="Calibri"/>
          <w:color w:val="202124"/>
        </w:rPr>
        <w:t>Supercomputing</w:t>
      </w:r>
      <w:proofErr w:type="spellEnd"/>
      <w:r>
        <w:rPr>
          <w:rFonts w:ascii="Calibri" w:eastAsia="Calibri" w:hAnsi="Calibri" w:cs="Calibri"/>
          <w:color w:val="202124"/>
        </w:rPr>
        <w:t xml:space="preserve"> </w:t>
      </w:r>
      <w:proofErr w:type="spellStart"/>
      <w:r>
        <w:rPr>
          <w:rFonts w:ascii="Calibri" w:eastAsia="Calibri" w:hAnsi="Calibri" w:cs="Calibri"/>
          <w:color w:val="202124"/>
        </w:rPr>
        <w:t>Centre</w:t>
      </w:r>
      <w:proofErr w:type="spellEnd"/>
      <w:r>
        <w:rPr>
          <w:rFonts w:ascii="Calibri" w:eastAsia="Calibri" w:hAnsi="Calibri" w:cs="Calibri"/>
          <w:color w:val="202124"/>
        </w:rPr>
        <w:t>, Forschungszentrum Jülich</w:t>
      </w:r>
    </w:p>
    <w:p w14:paraId="7C3ED816" w14:textId="77777777" w:rsidR="00836C34" w:rsidRDefault="00836C34" w:rsidP="00836C34">
      <w:pPr>
        <w:spacing w:line="240" w:lineRule="auto"/>
        <w:jc w:val="both"/>
        <w:rPr>
          <w:ins w:id="4" w:author="b.gong@fz-juelich.de" w:date="2020-11-11T15:42:00Z"/>
          <w:rFonts w:ascii="Calibri" w:eastAsia="Calibri" w:hAnsi="Calibri" w:cs="Calibri"/>
          <w:color w:val="202124"/>
        </w:rPr>
      </w:pPr>
      <w:proofErr w:type="spellStart"/>
      <w:ins w:id="5" w:author="b.gong@fz-juelich.de" w:date="2020-11-11T15:42:00Z">
        <w:r>
          <w:rPr>
            <w:rFonts w:ascii="Calibri" w:eastAsia="Calibri" w:hAnsi="Calibri" w:cs="Calibri"/>
            <w:color w:val="202124"/>
          </w:rPr>
          <w:t>Amirpasha</w:t>
        </w:r>
        <w:proofErr w:type="spellEnd"/>
        <w:r>
          <w:rPr>
            <w:rFonts w:ascii="Calibri" w:eastAsia="Calibri" w:hAnsi="Calibri" w:cs="Calibri"/>
            <w:color w:val="202124"/>
          </w:rPr>
          <w:t xml:space="preserve"> </w:t>
        </w:r>
        <w:proofErr w:type="spellStart"/>
        <w:proofErr w:type="gramStart"/>
        <w:r>
          <w:rPr>
            <w:rFonts w:ascii="Calibri" w:eastAsia="Calibri" w:hAnsi="Calibri" w:cs="Calibri"/>
            <w:color w:val="202124"/>
          </w:rPr>
          <w:t>Mozaffari</w:t>
        </w:r>
        <w:proofErr w:type="spellEnd"/>
        <w:r>
          <w:rPr>
            <w:rFonts w:ascii="Calibri" w:eastAsia="Calibri" w:hAnsi="Calibri" w:cs="Calibri"/>
            <w:color w:val="202124"/>
          </w:rPr>
          <w:t xml:space="preserve"> ,</w:t>
        </w:r>
        <w:proofErr w:type="gramEnd"/>
        <w:r>
          <w:rPr>
            <w:rFonts w:ascii="Calibri" w:eastAsia="Calibri" w:hAnsi="Calibri" w:cs="Calibri"/>
            <w:color w:val="202124"/>
          </w:rPr>
          <w:t xml:space="preserve"> Jülich </w:t>
        </w:r>
        <w:proofErr w:type="spellStart"/>
        <w:r>
          <w:rPr>
            <w:rFonts w:ascii="Calibri" w:eastAsia="Calibri" w:hAnsi="Calibri" w:cs="Calibri"/>
            <w:color w:val="202124"/>
          </w:rPr>
          <w:t>Supercomputing</w:t>
        </w:r>
        <w:proofErr w:type="spellEnd"/>
        <w:r>
          <w:rPr>
            <w:rFonts w:ascii="Calibri" w:eastAsia="Calibri" w:hAnsi="Calibri" w:cs="Calibri"/>
            <w:color w:val="202124"/>
          </w:rPr>
          <w:t xml:space="preserve"> </w:t>
        </w:r>
        <w:proofErr w:type="spellStart"/>
        <w:r>
          <w:rPr>
            <w:rFonts w:ascii="Calibri" w:eastAsia="Calibri" w:hAnsi="Calibri" w:cs="Calibri"/>
            <w:color w:val="202124"/>
          </w:rPr>
          <w:t>Centre</w:t>
        </w:r>
        <w:proofErr w:type="spellEnd"/>
        <w:r>
          <w:rPr>
            <w:rFonts w:ascii="Calibri" w:eastAsia="Calibri" w:hAnsi="Calibri" w:cs="Calibri"/>
            <w:color w:val="202124"/>
          </w:rPr>
          <w:t>, Forschungszentrum Jülich</w:t>
        </w:r>
      </w:ins>
    </w:p>
    <w:p w14:paraId="11F4C4A6" w14:textId="77777777" w:rsidR="00836C34" w:rsidRDefault="00836C34" w:rsidP="00836C34">
      <w:pPr>
        <w:spacing w:line="240" w:lineRule="auto"/>
        <w:jc w:val="both"/>
        <w:rPr>
          <w:ins w:id="6" w:author="b.gong@fz-juelich.de" w:date="2020-11-11T15:42:00Z"/>
          <w:rFonts w:ascii="Calibri" w:eastAsia="Calibri" w:hAnsi="Calibri" w:cs="Calibri"/>
          <w:color w:val="202124"/>
        </w:rPr>
      </w:pPr>
      <w:ins w:id="7" w:author="b.gong@fz-juelich.de" w:date="2020-11-11T15:42:00Z">
        <w:r>
          <w:rPr>
            <w:rFonts w:ascii="Calibri" w:eastAsia="Calibri" w:hAnsi="Calibri" w:cs="Calibri"/>
            <w:color w:val="202124"/>
          </w:rPr>
          <w:t xml:space="preserve">Michael Langguth, Jülich </w:t>
        </w:r>
        <w:proofErr w:type="spellStart"/>
        <w:r>
          <w:rPr>
            <w:rFonts w:ascii="Calibri" w:eastAsia="Calibri" w:hAnsi="Calibri" w:cs="Calibri"/>
            <w:color w:val="202124"/>
          </w:rPr>
          <w:t>Supercomputing</w:t>
        </w:r>
        <w:proofErr w:type="spellEnd"/>
        <w:r>
          <w:rPr>
            <w:rFonts w:ascii="Calibri" w:eastAsia="Calibri" w:hAnsi="Calibri" w:cs="Calibri"/>
            <w:color w:val="202124"/>
          </w:rPr>
          <w:t xml:space="preserve"> </w:t>
        </w:r>
        <w:proofErr w:type="spellStart"/>
        <w:r>
          <w:rPr>
            <w:rFonts w:ascii="Calibri" w:eastAsia="Calibri" w:hAnsi="Calibri" w:cs="Calibri"/>
            <w:color w:val="202124"/>
          </w:rPr>
          <w:t>Centre</w:t>
        </w:r>
        <w:proofErr w:type="spellEnd"/>
        <w:r>
          <w:rPr>
            <w:rFonts w:ascii="Calibri" w:eastAsia="Calibri" w:hAnsi="Calibri" w:cs="Calibri"/>
            <w:color w:val="202124"/>
          </w:rPr>
          <w:t>, Forschungszentrum Jülich</w:t>
        </w:r>
      </w:ins>
    </w:p>
    <w:p w14:paraId="7628C322" w14:textId="77777777" w:rsidR="00836C34" w:rsidRDefault="00836C34" w:rsidP="00836C34">
      <w:pPr>
        <w:spacing w:line="240" w:lineRule="auto"/>
        <w:jc w:val="both"/>
        <w:rPr>
          <w:ins w:id="8" w:author="b.gong@fz-juelich.de" w:date="2020-11-11T15:42:00Z"/>
          <w:rFonts w:ascii="Calibri" w:eastAsia="Calibri" w:hAnsi="Calibri" w:cs="Calibri"/>
          <w:color w:val="202124"/>
        </w:rPr>
      </w:pPr>
      <w:ins w:id="9" w:author="b.gong@fz-juelich.de" w:date="2020-11-11T15:42:00Z">
        <w:r>
          <w:rPr>
            <w:rFonts w:ascii="Calibri" w:eastAsia="Calibri" w:hAnsi="Calibri" w:cs="Calibri"/>
            <w:color w:val="202124"/>
          </w:rPr>
          <w:t xml:space="preserve">Dr. Bing Gong, Jülich </w:t>
        </w:r>
        <w:proofErr w:type="spellStart"/>
        <w:r>
          <w:rPr>
            <w:rFonts w:ascii="Calibri" w:eastAsia="Calibri" w:hAnsi="Calibri" w:cs="Calibri"/>
            <w:color w:val="202124"/>
          </w:rPr>
          <w:t>Supercomputing</w:t>
        </w:r>
        <w:proofErr w:type="spellEnd"/>
        <w:r>
          <w:rPr>
            <w:rFonts w:ascii="Calibri" w:eastAsia="Calibri" w:hAnsi="Calibri" w:cs="Calibri"/>
            <w:color w:val="202124"/>
          </w:rPr>
          <w:t xml:space="preserve"> </w:t>
        </w:r>
        <w:proofErr w:type="spellStart"/>
        <w:r>
          <w:rPr>
            <w:rFonts w:ascii="Calibri" w:eastAsia="Calibri" w:hAnsi="Calibri" w:cs="Calibri"/>
            <w:color w:val="202124"/>
          </w:rPr>
          <w:t>Centre</w:t>
        </w:r>
        <w:proofErr w:type="spellEnd"/>
        <w:r>
          <w:rPr>
            <w:rFonts w:ascii="Calibri" w:eastAsia="Calibri" w:hAnsi="Calibri" w:cs="Calibri"/>
            <w:color w:val="202124"/>
          </w:rPr>
          <w:t>, Forschungszentrum Jülich</w:t>
        </w:r>
      </w:ins>
    </w:p>
    <w:p w14:paraId="14D2DD59" w14:textId="77777777" w:rsidR="00836C34" w:rsidRPr="0026208B" w:rsidRDefault="00836C34" w:rsidP="00836C34">
      <w:pPr>
        <w:spacing w:line="240" w:lineRule="auto"/>
        <w:jc w:val="both"/>
        <w:rPr>
          <w:ins w:id="10" w:author="b.gong@fz-juelich.de" w:date="2020-11-11T15:42:00Z"/>
          <w:sz w:val="20"/>
          <w:szCs w:val="20"/>
        </w:rPr>
      </w:pPr>
      <w:proofErr w:type="spellStart"/>
      <w:ins w:id="11" w:author="b.gong@fz-juelich.de" w:date="2020-11-11T15:42:00Z">
        <w:r>
          <w:rPr>
            <w:sz w:val="20"/>
            <w:szCs w:val="20"/>
          </w:rPr>
          <w:t>Dr.Scarlet</w:t>
        </w:r>
        <w:proofErr w:type="spellEnd"/>
        <w:r>
          <w:rPr>
            <w:sz w:val="20"/>
            <w:szCs w:val="20"/>
          </w:rPr>
          <w:t xml:space="preserve"> </w:t>
        </w:r>
        <w:proofErr w:type="spellStart"/>
        <w:r>
          <w:rPr>
            <w:sz w:val="20"/>
            <w:szCs w:val="20"/>
          </w:rPr>
          <w:t>Stadtler</w:t>
        </w:r>
        <w:proofErr w:type="spellEnd"/>
        <w:r>
          <w:rPr>
            <w:sz w:val="20"/>
            <w:szCs w:val="20"/>
          </w:rPr>
          <w:t xml:space="preserve">, </w:t>
        </w:r>
        <w:r>
          <w:rPr>
            <w:rFonts w:ascii="Calibri" w:eastAsia="Calibri" w:hAnsi="Calibri" w:cs="Calibri"/>
            <w:color w:val="202124"/>
          </w:rPr>
          <w:t xml:space="preserve">Jülich </w:t>
        </w:r>
        <w:proofErr w:type="spellStart"/>
        <w:r>
          <w:rPr>
            <w:rFonts w:ascii="Calibri" w:eastAsia="Calibri" w:hAnsi="Calibri" w:cs="Calibri"/>
            <w:color w:val="202124"/>
          </w:rPr>
          <w:t>Supercomputing</w:t>
        </w:r>
        <w:proofErr w:type="spellEnd"/>
        <w:r>
          <w:rPr>
            <w:rFonts w:ascii="Calibri" w:eastAsia="Calibri" w:hAnsi="Calibri" w:cs="Calibri"/>
            <w:color w:val="202124"/>
          </w:rPr>
          <w:t xml:space="preserve"> </w:t>
        </w:r>
        <w:proofErr w:type="spellStart"/>
        <w:r>
          <w:rPr>
            <w:rFonts w:ascii="Calibri" w:eastAsia="Calibri" w:hAnsi="Calibri" w:cs="Calibri"/>
            <w:color w:val="202124"/>
          </w:rPr>
          <w:t>Centre</w:t>
        </w:r>
        <w:proofErr w:type="spellEnd"/>
        <w:r>
          <w:rPr>
            <w:rFonts w:ascii="Calibri" w:eastAsia="Calibri" w:hAnsi="Calibri" w:cs="Calibri"/>
            <w:color w:val="202124"/>
          </w:rPr>
          <w:t>, Forschungszentrum Jülich</w:t>
        </w:r>
      </w:ins>
    </w:p>
    <w:p w14:paraId="769B7EBD" w14:textId="2F6CCE9B" w:rsidR="00EE3149" w:rsidRPr="0026208B" w:rsidRDefault="00EE3149" w:rsidP="00EE3149">
      <w:pPr>
        <w:spacing w:line="240" w:lineRule="auto"/>
        <w:jc w:val="both"/>
        <w:rPr>
          <w:sz w:val="20"/>
          <w:szCs w:val="20"/>
        </w:rPr>
      </w:pPr>
      <w:del w:id="12" w:author="b.gong@fz-juelich.de" w:date="2020-11-11T15:42:00Z">
        <w:r w:rsidDel="00836C34">
          <w:rPr>
            <w:rFonts w:ascii="Calibri" w:eastAsia="Calibri" w:hAnsi="Calibri" w:cs="Calibri"/>
            <w:color w:val="202124"/>
          </w:rPr>
          <w:delText>Dr. Bing Gong, Jülich Supercomputing Centre, Forschungszentrum Jülich</w:delText>
        </w:r>
      </w:del>
    </w:p>
    <w:p w14:paraId="78EEDD78" w14:textId="77777777" w:rsidR="00860851" w:rsidRPr="00B53F31" w:rsidRDefault="00860851" w:rsidP="00E143F2"/>
    <w:p w14:paraId="7EB33056" w14:textId="3B8B8593" w:rsidR="00860851" w:rsidRPr="00B53F31" w:rsidRDefault="00346177" w:rsidP="00E143F2">
      <w:r>
        <w:rPr>
          <w:noProof/>
        </w:rPr>
        <w:pict w14:anchorId="1BFCB1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vergleich-de1" style="width:449.45pt;height:214.5pt;mso-width-percent:0;mso-height-percent:0;mso-width-percent:0;mso-height-percent:0">
            <v:imagedata r:id="rId4" o:title="vergleich-de1"/>
          </v:shape>
        </w:pict>
      </w:r>
    </w:p>
    <w:p w14:paraId="4AD2FBC5" w14:textId="1F9591A6" w:rsidR="00682171" w:rsidRPr="00682171" w:rsidRDefault="00682171" w:rsidP="00682171">
      <w:pPr>
        <w:rPr>
          <w:i/>
          <w:noProof/>
        </w:rPr>
      </w:pPr>
      <w:r w:rsidRPr="00682171">
        <w:rPr>
          <w:i/>
          <w:noProof/>
        </w:rPr>
        <w:t>Gemessene Temperaturen (oben) vs. mittels Deep Learning vorhergesagte Temperaturentwicklung (unten)</w:t>
      </w:r>
    </w:p>
    <w:p w14:paraId="1B11802C" w14:textId="2A409E1B" w:rsidR="00682171" w:rsidRPr="00D907FC" w:rsidRDefault="00682171" w:rsidP="00682171">
      <w:pPr>
        <w:rPr>
          <w:i/>
        </w:rPr>
      </w:pPr>
      <w:r w:rsidRPr="00D907FC">
        <w:rPr>
          <w:i/>
          <w:noProof/>
        </w:rPr>
        <w:t>Copyright: Forschungszentrum Jülich / M. Schultz,</w:t>
      </w:r>
      <w:ins w:id="13" w:author="b.gong@fz-juelich.de" w:date="2020-11-11T15:42:00Z">
        <w:r w:rsidR="00836C34" w:rsidRPr="00836C34">
          <w:rPr>
            <w:i/>
            <w:noProof/>
          </w:rPr>
          <w:t xml:space="preserve"> </w:t>
        </w:r>
        <w:r w:rsidR="00836C34">
          <w:rPr>
            <w:i/>
            <w:noProof/>
          </w:rPr>
          <w:t xml:space="preserve">A. Mozaffari, M. Langguth, </w:t>
        </w:r>
        <w:r w:rsidR="00836C34" w:rsidRPr="00D907FC">
          <w:rPr>
            <w:i/>
            <w:noProof/>
          </w:rPr>
          <w:t>B. Gong</w:t>
        </w:r>
        <w:r w:rsidR="00836C34">
          <w:rPr>
            <w:i/>
            <w:noProof/>
          </w:rPr>
          <w:t>, S.Stadtler</w:t>
        </w:r>
      </w:ins>
      <w:bookmarkStart w:id="14" w:name="_GoBack"/>
      <w:bookmarkEnd w:id="14"/>
      <w:del w:id="15" w:author="b.gong@fz-juelich.de" w:date="2020-11-11T15:42:00Z">
        <w:r w:rsidRPr="00D907FC" w:rsidDel="00836C34">
          <w:rPr>
            <w:i/>
            <w:noProof/>
          </w:rPr>
          <w:delText xml:space="preserve"> B. Gong</w:delText>
        </w:r>
      </w:del>
    </w:p>
    <w:p w14:paraId="3A011B6C" w14:textId="77777777" w:rsidR="00860851" w:rsidRPr="00B53F31" w:rsidRDefault="00860851" w:rsidP="00E143F2"/>
    <w:p w14:paraId="5785D30D" w14:textId="77777777" w:rsidR="00860851" w:rsidRPr="00B53F31" w:rsidRDefault="00860851" w:rsidP="00E143F2"/>
    <w:p w14:paraId="43FE8B3D" w14:textId="77777777" w:rsidR="00860851" w:rsidRPr="00B53F31" w:rsidRDefault="00860851" w:rsidP="00E143F2"/>
    <w:p w14:paraId="1730841F" w14:textId="77777777" w:rsidR="00860851" w:rsidRPr="00B53F31" w:rsidRDefault="00860851" w:rsidP="00E143F2">
      <w:pPr>
        <w:rPr>
          <w:sz w:val="20"/>
          <w:szCs w:val="20"/>
        </w:rPr>
      </w:pPr>
    </w:p>
    <w:p w14:paraId="387947FB" w14:textId="77777777" w:rsidR="00860851" w:rsidRPr="005566D8" w:rsidRDefault="00860851" w:rsidP="00E143F2"/>
    <w:sectPr w:rsidR="00860851" w:rsidRPr="005566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carlet Stadtler">
    <w15:presenceInfo w15:providerId="None" w15:userId="Scarlet Stadtler"/>
  </w15:person>
  <w15:person w15:author="Michael Langguth">
    <w15:presenceInfo w15:providerId="Windows Live" w15:userId="77b4ef3cb0b7d4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851"/>
    <w:rsid w:val="000419FF"/>
    <w:rsid w:val="000603D2"/>
    <w:rsid w:val="000A5DEF"/>
    <w:rsid w:val="00140DEC"/>
    <w:rsid w:val="002B34D8"/>
    <w:rsid w:val="002D4BB1"/>
    <w:rsid w:val="00346177"/>
    <w:rsid w:val="004856B3"/>
    <w:rsid w:val="004D6038"/>
    <w:rsid w:val="005566D8"/>
    <w:rsid w:val="00595EAB"/>
    <w:rsid w:val="005A3982"/>
    <w:rsid w:val="005D0E2F"/>
    <w:rsid w:val="005E74A7"/>
    <w:rsid w:val="00682171"/>
    <w:rsid w:val="00836C34"/>
    <w:rsid w:val="00852C07"/>
    <w:rsid w:val="00854D8A"/>
    <w:rsid w:val="00860851"/>
    <w:rsid w:val="008B4F1D"/>
    <w:rsid w:val="00907189"/>
    <w:rsid w:val="009301C0"/>
    <w:rsid w:val="00B53F31"/>
    <w:rsid w:val="00BA7B8F"/>
    <w:rsid w:val="00C3760A"/>
    <w:rsid w:val="00C47404"/>
    <w:rsid w:val="00C658C3"/>
    <w:rsid w:val="00CD7175"/>
    <w:rsid w:val="00E143F2"/>
    <w:rsid w:val="00EE3149"/>
    <w:rsid w:val="00FB3311"/>
    <w:rsid w:val="00FE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2C123B"/>
  <w15:docId w15:val="{F8139F30-481F-4449-A9AB-4CC49C902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de-DE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4A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4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people" Target="people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Forschungszentrum Jülich GmbH</Company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Yasmin Fattah</dc:creator>
  <cp:lastModifiedBy>b.gong@fz-juelich.de</cp:lastModifiedBy>
  <cp:revision>3</cp:revision>
  <dcterms:created xsi:type="dcterms:W3CDTF">2020-11-11T14:24:00Z</dcterms:created>
  <dcterms:modified xsi:type="dcterms:W3CDTF">2020-11-11T14:42:00Z</dcterms:modified>
</cp:coreProperties>
</file>